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rial" w:eastAsiaTheme="minorHAnsi" w:hAnsi="Arial" w:cs="Arial"/>
          <w:color w:val="FF0000"/>
          <w:kern w:val="2"/>
          <w:lang w:eastAsia="en-US"/>
          <w14:ligatures w14:val="standardContextual"/>
        </w:rPr>
        <w:id w:val="13984683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1A697B1" w14:textId="2B6D49B2" w:rsidR="0029589A" w:rsidRDefault="002B50F5" w:rsidP="0029589A">
          <w:pPr>
            <w:pStyle w:val="KeinLeerraum"/>
            <w:spacing w:before="1540" w:after="240"/>
            <w:jc w:val="center"/>
          </w:pPr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5F89CB96" wp14:editId="7B5F5BFB">
                <wp:simplePos x="0" y="0"/>
                <wp:positionH relativeFrom="column">
                  <wp:posOffset>2928957</wp:posOffset>
                </wp:positionH>
                <wp:positionV relativeFrom="paragraph">
                  <wp:posOffset>768113</wp:posOffset>
                </wp:positionV>
                <wp:extent cx="548640" cy="700478"/>
                <wp:effectExtent l="0" t="0" r="0" b="0"/>
                <wp:wrapNone/>
                <wp:docPr id="2" name="Grafik 2" descr="2018 Buchstabe E | Alphabet Cit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2018 Buchstabe E | Alphabet Cit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artisticPencilGrayscale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" cy="7004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589A"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2B048701" wp14:editId="59C1EB90">
                <wp:simplePos x="0" y="0"/>
                <wp:positionH relativeFrom="margin">
                  <wp:posOffset>152400</wp:posOffset>
                </wp:positionH>
                <wp:positionV relativeFrom="paragraph">
                  <wp:posOffset>-54883</wp:posOffset>
                </wp:positionV>
                <wp:extent cx="5320941" cy="5320941"/>
                <wp:effectExtent l="95250" t="95250" r="89535" b="1575435"/>
                <wp:wrapNone/>
                <wp:docPr id="633486167" name="Grafik 1" descr="Ein Bild, das Text, Kleidung, Cartoon, Person enthäl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3486167" name="Grafik 1" descr="Ein Bild, das Text, Kleidung, Cartoon, Person enthält."/>
                        <pic:cNvPicPr/>
                      </pic:nvPicPr>
                      <pic:blipFill>
                        <a:blip r:embed="rId10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brightnessContrast bright="-40000" contrast="-2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0941" cy="5320941"/>
                        </a:xfrm>
                        <a:prstGeom prst="roundRect">
                          <a:avLst>
                            <a:gd name="adj" fmla="val 4167"/>
                          </a:avLst>
                        </a:prstGeom>
                        <a:solidFill>
                          <a:srgbClr val="FFFFFF"/>
                        </a:solidFill>
                        <a:ln w="76200" cap="sq">
                          <a:solidFill>
                            <a:srgbClr val="EAEAEA"/>
                          </a:solidFill>
                          <a:miter lim="800000"/>
                        </a:ln>
                        <a:effectLst>
                          <a:reflection blurRad="12700" stA="33000" endPos="28000" dist="5000" dir="5400000" sy="-100000" algn="bl" rotWithShape="0"/>
                        </a:effectLst>
                        <a:scene3d>
                          <a:camera prst="orthographicFront"/>
                          <a:lightRig rig="threePt" dir="t">
                            <a:rot lat="0" lon="0" rev="2700000"/>
                          </a:lightRig>
                        </a:scene3d>
                        <a:sp3d contourW="6350">
                          <a:bevelT h="3810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240769E" w14:textId="49628925" w:rsidR="0029589A" w:rsidRDefault="00000000"/>
      </w:sdtContent>
    </w:sdt>
    <w:p w14:paraId="40956BBD" w14:textId="5BE98085" w:rsidR="0029366C" w:rsidRDefault="0029366C"/>
    <w:p w14:paraId="498BFA21" w14:textId="461B9699" w:rsidR="0029366C" w:rsidRDefault="002B50F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7C8F4E4" wp14:editId="19FD6D68">
                <wp:simplePos x="0" y="0"/>
                <wp:positionH relativeFrom="margin">
                  <wp:posOffset>-194764</wp:posOffset>
                </wp:positionH>
                <wp:positionV relativeFrom="paragraph">
                  <wp:posOffset>6085478</wp:posOffset>
                </wp:positionV>
                <wp:extent cx="2360930" cy="731520"/>
                <wp:effectExtent l="0" t="19050" r="0" b="1143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31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perspectiveLeft"/>
                          <a:lightRig rig="threePt" dir="t"/>
                        </a:scene3d>
                      </wps:spPr>
                      <wps:txbx>
                        <w:txbxContent>
                          <w:p w14:paraId="00B3BC46" w14:textId="2856E374" w:rsidR="006648D6" w:rsidRPr="002B50F5" w:rsidRDefault="006648D6">
                            <w:pPr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</w:pPr>
                            <w:r w:rsidRPr="002B50F5"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  <w:t>Dennis Lee, Rümlang</w:t>
                            </w:r>
                          </w:p>
                          <w:p w14:paraId="1CA5E810" w14:textId="516357C7" w:rsidR="006648D6" w:rsidRPr="002B50F5" w:rsidRDefault="006648D6">
                            <w:pPr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</w:pPr>
                            <w:r w:rsidRPr="002B50F5"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  <w:t>Azan</w:t>
                            </w:r>
                            <w:r w:rsidR="0029589A" w:rsidRPr="002B50F5">
                              <w:rPr>
                                <w:rFonts w:ascii="Berlin Sans FB Demi" w:hAnsi="Berlin Sans FB Demi"/>
                                <w:sz w:val="28"/>
                                <w:szCs w:val="28"/>
                              </w:rPr>
                              <w:t xml:space="preserve"> Karrar, Würenlingen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8F4E4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-15.35pt;margin-top:479.15pt;width:185.9pt;height:57.6pt;z-index:25166028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" filled="f" stroked="f">
                <v:textbox>
                  <w:txbxContent>
                    <w:p w14:paraId="00B3BC46" w14:textId="2856E374" w:rsidR="006648D6" w:rsidRPr="002B50F5" w:rsidRDefault="006648D6">
                      <w:pPr>
                        <w:rPr>
                          <w:rFonts w:ascii="Berlin Sans FB Demi" w:hAnsi="Berlin Sans FB Demi"/>
                          <w:sz w:val="28"/>
                          <w:szCs w:val="28"/>
                        </w:rPr>
                      </w:pPr>
                      <w:r w:rsidRPr="002B50F5">
                        <w:rPr>
                          <w:rFonts w:ascii="Berlin Sans FB Demi" w:hAnsi="Berlin Sans FB Demi"/>
                          <w:sz w:val="28"/>
                          <w:szCs w:val="28"/>
                        </w:rPr>
                        <w:t>Dennis Lee, Rümlang</w:t>
                      </w:r>
                    </w:p>
                    <w:p w14:paraId="1CA5E810" w14:textId="516357C7" w:rsidR="006648D6" w:rsidRPr="002B50F5" w:rsidRDefault="006648D6">
                      <w:pPr>
                        <w:rPr>
                          <w:rFonts w:ascii="Berlin Sans FB Demi" w:hAnsi="Berlin Sans FB Demi"/>
                          <w:sz w:val="28"/>
                          <w:szCs w:val="28"/>
                        </w:rPr>
                      </w:pPr>
                      <w:r w:rsidRPr="002B50F5">
                        <w:rPr>
                          <w:rFonts w:ascii="Berlin Sans FB Demi" w:hAnsi="Berlin Sans FB Demi"/>
                          <w:sz w:val="28"/>
                          <w:szCs w:val="28"/>
                        </w:rPr>
                        <w:t>Azan</w:t>
                      </w:r>
                      <w:r w:rsidR="0029589A" w:rsidRPr="002B50F5">
                        <w:rPr>
                          <w:rFonts w:ascii="Berlin Sans FB Demi" w:hAnsi="Berlin Sans FB Demi"/>
                          <w:sz w:val="28"/>
                          <w:szCs w:val="28"/>
                        </w:rPr>
                        <w:t xml:space="preserve"> Karrar, Würenlingen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D8BAA99" wp14:editId="7A358993">
                <wp:simplePos x="0" y="0"/>
                <wp:positionH relativeFrom="margin">
                  <wp:posOffset>3475355</wp:posOffset>
                </wp:positionH>
                <wp:positionV relativeFrom="paragraph">
                  <wp:posOffset>6237605</wp:posOffset>
                </wp:positionV>
                <wp:extent cx="2625090" cy="537210"/>
                <wp:effectExtent l="0" t="19050" r="0" b="15240"/>
                <wp:wrapSquare wrapText="bothSides"/>
                <wp:docPr id="110348973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5090" cy="537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perspectiveRight"/>
                          <a:lightRig rig="threePt" dir="t"/>
                        </a:scene3d>
                      </wps:spPr>
                      <wps:txbx>
                        <w:txbxContent>
                          <w:p w14:paraId="1DA0BF42" w14:textId="1794B3CC" w:rsidR="00810725" w:rsidRPr="0029589A" w:rsidRDefault="00810725" w:rsidP="00810725">
                            <w:pPr>
                              <w:jc w:val="right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29589A">
                              <w:rPr>
                                <w:color w:val="FF0000"/>
                                <w:sz w:val="28"/>
                                <w:szCs w:val="28"/>
                              </w:rPr>
                              <w:t>Betreut von Benjamin Kahn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BAA99" id="_x0000_s1027" type="#_x0000_t202" style="position:absolute;margin-left:273.65pt;margin-top:491.15pt;width:206.7pt;height:42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" filled="f" stroked="f">
                <v:textbox>
                  <w:txbxContent>
                    <w:p w14:paraId="1DA0BF42" w14:textId="1794B3CC" w:rsidR="00810725" w:rsidRPr="0029589A" w:rsidRDefault="00810725" w:rsidP="00810725">
                      <w:pPr>
                        <w:jc w:val="right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29589A">
                        <w:rPr>
                          <w:color w:val="FF0000"/>
                          <w:sz w:val="28"/>
                          <w:szCs w:val="28"/>
                        </w:rPr>
                        <w:t>Betreut von Benjamin Kahn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589A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3B91468" wp14:editId="0D03EBFE">
                <wp:simplePos x="0" y="0"/>
                <wp:positionH relativeFrom="margin">
                  <wp:posOffset>7892</wp:posOffset>
                </wp:positionH>
                <wp:positionV relativeFrom="paragraph">
                  <wp:posOffset>4568371</wp:posOffset>
                </wp:positionV>
                <wp:extent cx="5732780" cy="1101090"/>
                <wp:effectExtent l="0" t="0" r="1270" b="80010"/>
                <wp:wrapSquare wrapText="bothSides"/>
                <wp:docPr id="110222887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780" cy="11010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  <a:softEdge rad="31750"/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txbx>
                        <w:txbxContent>
                          <w:p w14:paraId="7545CDC4" w14:textId="04E3CDBB" w:rsidR="00810725" w:rsidRPr="0029589A" w:rsidRDefault="00810725" w:rsidP="0029589A">
                            <w:pPr>
                              <w:pStyle w:val="Titel"/>
                              <w:jc w:val="center"/>
                              <w:rPr>
                                <w:rFonts w:ascii="Berlin Sans FB Demi" w:hAnsi="Berlin Sans FB Demi"/>
                                <w:sz w:val="72"/>
                                <w:szCs w:val="72"/>
                              </w:rPr>
                            </w:pPr>
                            <w:proofErr w:type="gramStart"/>
                            <w:r w:rsidRPr="0029589A">
                              <w:rPr>
                                <w:rFonts w:ascii="Berlin Sans FB Demi" w:hAnsi="Berlin Sans FB Demi"/>
                                <w:sz w:val="72"/>
                                <w:szCs w:val="72"/>
                              </w:rPr>
                              <w:t>IPDA Geschichte</w:t>
                            </w:r>
                            <w:proofErr w:type="gramEnd"/>
                            <w:r w:rsidRPr="0029589A">
                              <w:rPr>
                                <w:rFonts w:ascii="Berlin Sans FB Demi" w:hAnsi="Berlin Sans FB Demi"/>
                                <w:sz w:val="72"/>
                                <w:szCs w:val="72"/>
                              </w:rPr>
                              <w:t>, Deutsch BMTAL-12M-S2 ZH-Mo0224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91468" id="_x0000_s1028" type="#_x0000_t202" style="position:absolute;margin-left:.6pt;margin-top:359.7pt;width:451.4pt;height:86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" filled="f" stroked="f">
                <v:shadow on="t" color="black" opacity="26214f" origin=",-.5" offset="0,3pt"/>
                <v:textbox>
                  <w:txbxContent>
                    <w:p w14:paraId="7545CDC4" w14:textId="04E3CDBB" w:rsidR="00810725" w:rsidRPr="0029589A" w:rsidRDefault="00810725" w:rsidP="0029589A">
                      <w:pPr>
                        <w:pStyle w:val="Titel"/>
                        <w:jc w:val="center"/>
                        <w:rPr>
                          <w:rFonts w:ascii="Berlin Sans FB Demi" w:hAnsi="Berlin Sans FB Demi"/>
                          <w:sz w:val="72"/>
                          <w:szCs w:val="72"/>
                        </w:rPr>
                      </w:pPr>
                      <w:proofErr w:type="gramStart"/>
                      <w:r w:rsidRPr="0029589A">
                        <w:rPr>
                          <w:rFonts w:ascii="Berlin Sans FB Demi" w:hAnsi="Berlin Sans FB Demi"/>
                          <w:sz w:val="72"/>
                          <w:szCs w:val="72"/>
                        </w:rPr>
                        <w:t>IPDA Geschichte</w:t>
                      </w:r>
                      <w:proofErr w:type="gramEnd"/>
                      <w:r w:rsidRPr="0029589A">
                        <w:rPr>
                          <w:rFonts w:ascii="Berlin Sans FB Demi" w:hAnsi="Berlin Sans FB Demi"/>
                          <w:sz w:val="72"/>
                          <w:szCs w:val="72"/>
                        </w:rPr>
                        <w:t>, Deutsch BMTAL-12M-S2 ZH-Mo0224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366C">
        <w:br w:type="page"/>
      </w:r>
    </w:p>
    <w:p w14:paraId="58844472" w14:textId="1F9A2A0F" w:rsidR="00A524A3" w:rsidRDefault="00C15738" w:rsidP="00C15738">
      <w:pPr>
        <w:pStyle w:val="berschrift1"/>
      </w:pPr>
      <w:proofErr w:type="spellStart"/>
      <w:r>
        <w:lastRenderedPageBreak/>
        <w:t>GrobKonzept</w:t>
      </w:r>
      <w:proofErr w:type="spellEnd"/>
    </w:p>
    <w:p w14:paraId="20B96133" w14:textId="36A8DB95" w:rsidR="00C15738" w:rsidRDefault="00CA6C22" w:rsidP="00CA6C22">
      <w:pPr>
        <w:pStyle w:val="berschrift2"/>
      </w:pPr>
      <w:r>
        <w:t>Ausgangslage</w:t>
      </w:r>
    </w:p>
    <w:p w14:paraId="2A4EB7BB" w14:textId="732E335E" w:rsidR="00CA6C22" w:rsidRDefault="0097361C" w:rsidP="00CA6C22">
      <w:r>
        <w:t>«</w:t>
      </w:r>
      <w:r w:rsidR="00CA6C22" w:rsidRPr="00CA6C22">
        <w:t>Cancel Culture</w:t>
      </w:r>
      <w:r>
        <w:t>»</w:t>
      </w:r>
      <w:r w:rsidR="00CA6C22" w:rsidRPr="00CA6C22">
        <w:t xml:space="preserve"> ist ein hochaktuelles und kontroverses Thema, das sowohl in den sozialen Medien als auch in der breiten Öffentlichkeit intensiv diskutiert wird.</w:t>
      </w:r>
      <w:r w:rsidR="00BA787A">
        <w:t xml:space="preserve"> Es hat Auswirkungen auf gesellschaftliche Normen und weit reichenden Einfluss auf Meinungsfreiheit und soziale Gerechtigkeit.</w:t>
      </w:r>
      <w:r w:rsidR="00CA6C22">
        <w:t xml:space="preserve"> Es wird politisch von der rechten sowie von der linken-Seite verwendet, um ein Gefühl der Ohnmacht der politischen Unterdrückung auszudrücken.</w:t>
      </w:r>
    </w:p>
    <w:p w14:paraId="31878D3D" w14:textId="46275B71" w:rsidR="00CA6C22" w:rsidRDefault="00CA6C22" w:rsidP="00CA6C22">
      <w:r>
        <w:t xml:space="preserve">Ist die </w:t>
      </w:r>
      <w:r w:rsidR="0097361C">
        <w:t>«</w:t>
      </w:r>
      <w:r>
        <w:t>Cancel Cultur</w:t>
      </w:r>
      <w:r w:rsidR="0097361C">
        <w:t>»</w:t>
      </w:r>
      <w:r>
        <w:t xml:space="preserve"> </w:t>
      </w:r>
      <w:r w:rsidR="00AB5A64">
        <w:t>ein</w:t>
      </w:r>
      <w:r w:rsidR="00A50754">
        <w:t xml:space="preserve"> </w:t>
      </w:r>
      <w:r w:rsidR="00BA787A">
        <w:t>Mechanismus</w:t>
      </w:r>
      <w:r>
        <w:t xml:space="preserve">, </w:t>
      </w:r>
      <w:r w:rsidR="00BA787A">
        <w:t>S</w:t>
      </w:r>
      <w:r w:rsidR="00AB5A64">
        <w:t>prach</w:t>
      </w:r>
      <w:r w:rsidR="00BA787A">
        <w:t>f</w:t>
      </w:r>
      <w:r w:rsidR="00AB5A64">
        <w:t>reiheit</w:t>
      </w:r>
      <w:r>
        <w:t xml:space="preserve"> ein</w:t>
      </w:r>
      <w:r w:rsidR="00BA787A">
        <w:t>zu</w:t>
      </w:r>
      <w:r>
        <w:t xml:space="preserve">schränken </w:t>
      </w:r>
      <w:commentRangeStart w:id="0"/>
      <w:r>
        <w:t xml:space="preserve">oder nur eine logische Reaktion </w:t>
      </w:r>
      <w:r w:rsidR="00BA787A">
        <w:t>aufsteigenden</w:t>
      </w:r>
      <w:r>
        <w:t xml:space="preserve"> </w:t>
      </w:r>
      <w:r w:rsidR="00C678FD">
        <w:t>Extremismus</w:t>
      </w:r>
      <w:r>
        <w:t xml:space="preserve"> im politischen Spektrum.</w:t>
      </w:r>
      <w:commentRangeEnd w:id="0"/>
      <w:r w:rsidR="00BA787A">
        <w:rPr>
          <w:rStyle w:val="Kommentarzeichen"/>
        </w:rPr>
        <w:commentReference w:id="0"/>
      </w:r>
    </w:p>
    <w:p w14:paraId="661D8596" w14:textId="538B8D77" w:rsidR="00CA6C22" w:rsidRDefault="00CA6C22" w:rsidP="00CA6C22">
      <w:pPr>
        <w:pStyle w:val="berschrift2"/>
      </w:pPr>
      <w:r>
        <w:t>Zielsetzung</w:t>
      </w:r>
    </w:p>
    <w:p w14:paraId="597A4270" w14:textId="46F81805" w:rsidR="00CA6C22" w:rsidRDefault="00284F9F" w:rsidP="00CA6C22">
      <w:r>
        <w:t xml:space="preserve">Wir möchten in unserer Arbeit eine Definition für die Bezeichnung «Cancel Cultur» erarbeiten und eine Schablone erstellen, welche man für die </w:t>
      </w:r>
      <w:r w:rsidR="00AB5A64">
        <w:t>Erkennung</w:t>
      </w:r>
      <w:r>
        <w:t xml:space="preserve"> von dem </w:t>
      </w:r>
      <w:r w:rsidR="00AB5A64">
        <w:t>Phänomen</w:t>
      </w:r>
      <w:r>
        <w:t xml:space="preserve"> verwenden kann.</w:t>
      </w:r>
    </w:p>
    <w:p w14:paraId="1E550573" w14:textId="7F1EDA5A" w:rsidR="00CA6C22" w:rsidRDefault="00CA6C22" w:rsidP="00CA6C22">
      <w:pPr>
        <w:pStyle w:val="berschrift2"/>
      </w:pPr>
      <w:r>
        <w:t>Vorgehensweise</w:t>
      </w:r>
    </w:p>
    <w:p w14:paraId="6209784B" w14:textId="27AEFF7A" w:rsidR="00386B2D" w:rsidRDefault="00386B2D" w:rsidP="00A61836">
      <w:pPr>
        <w:pStyle w:val="Listenabsatz"/>
        <w:numPr>
          <w:ilvl w:val="0"/>
          <w:numId w:val="1"/>
        </w:numPr>
      </w:pPr>
      <w:proofErr w:type="spellStart"/>
      <w:r>
        <w:t>Github</w:t>
      </w:r>
      <w:proofErr w:type="spellEnd"/>
    </w:p>
    <w:p w14:paraId="2A9CC6AE" w14:textId="31940117" w:rsidR="00386B2D" w:rsidRDefault="00386B2D" w:rsidP="00386B2D">
      <w:pPr>
        <w:pStyle w:val="Listenabsatz"/>
        <w:numPr>
          <w:ilvl w:val="1"/>
          <w:numId w:val="1"/>
        </w:numPr>
      </w:pPr>
      <w:r>
        <w:t>Repository erstellen</w:t>
      </w:r>
    </w:p>
    <w:p w14:paraId="4B1761E6" w14:textId="6D4E87E4" w:rsidR="00386B2D" w:rsidRDefault="00386B2D" w:rsidP="00386B2D">
      <w:pPr>
        <w:pStyle w:val="Listenabsatz"/>
        <w:numPr>
          <w:ilvl w:val="1"/>
          <w:numId w:val="1"/>
        </w:numPr>
      </w:pPr>
      <w:r>
        <w:t>Projekt erstellen</w:t>
      </w:r>
    </w:p>
    <w:p w14:paraId="7DAF87A3" w14:textId="01E6E070" w:rsidR="00386B2D" w:rsidRDefault="00386B2D" w:rsidP="00386B2D">
      <w:pPr>
        <w:pStyle w:val="Listenabsatz"/>
        <w:numPr>
          <w:ilvl w:val="1"/>
          <w:numId w:val="1"/>
        </w:numPr>
      </w:pPr>
      <w:r>
        <w:t>Milestones festlegen</w:t>
      </w:r>
    </w:p>
    <w:p w14:paraId="678940E9" w14:textId="7147AC6A" w:rsidR="00386B2D" w:rsidRDefault="00386B2D" w:rsidP="00386B2D">
      <w:pPr>
        <w:pStyle w:val="Listenabsatz"/>
        <w:numPr>
          <w:ilvl w:val="1"/>
          <w:numId w:val="1"/>
        </w:numPr>
      </w:pPr>
      <w:proofErr w:type="spellStart"/>
      <w:proofErr w:type="gramStart"/>
      <w:r>
        <w:t>Issues</w:t>
      </w:r>
      <w:proofErr w:type="spellEnd"/>
      <w:r>
        <w:t>(</w:t>
      </w:r>
      <w:proofErr w:type="spellStart"/>
      <w:proofErr w:type="gramEnd"/>
      <w:r>
        <w:t>Todos</w:t>
      </w:r>
      <w:proofErr w:type="spellEnd"/>
      <w:r>
        <w:t>) erstellen</w:t>
      </w:r>
    </w:p>
    <w:p w14:paraId="3B374A44" w14:textId="794B8A67" w:rsidR="00AB5A64" w:rsidRDefault="00A61836" w:rsidP="00A61836">
      <w:pPr>
        <w:pStyle w:val="Listenabsatz"/>
        <w:numPr>
          <w:ilvl w:val="0"/>
          <w:numId w:val="1"/>
        </w:numPr>
      </w:pPr>
      <w:r>
        <w:t>Geeignete Quellen finden</w:t>
      </w:r>
    </w:p>
    <w:p w14:paraId="59348050" w14:textId="42D6F45B" w:rsidR="00A61836" w:rsidRDefault="00A61836" w:rsidP="00A61836">
      <w:pPr>
        <w:pStyle w:val="Listenabsatz"/>
        <w:numPr>
          <w:ilvl w:val="0"/>
          <w:numId w:val="1"/>
        </w:numPr>
      </w:pPr>
      <w:r>
        <w:t>Literatur Bestellen Sortieren</w:t>
      </w:r>
    </w:p>
    <w:p w14:paraId="1B4267AD" w14:textId="35E63197" w:rsidR="00A61836" w:rsidRDefault="00A61836" w:rsidP="00A61836">
      <w:pPr>
        <w:pStyle w:val="Listenabsatz"/>
        <w:numPr>
          <w:ilvl w:val="0"/>
          <w:numId w:val="1"/>
        </w:numPr>
      </w:pPr>
      <w:r>
        <w:t>Literatur Lesen</w:t>
      </w:r>
    </w:p>
    <w:p w14:paraId="0AFCACC6" w14:textId="4CC4003D" w:rsidR="00A61836" w:rsidRDefault="00A61836" w:rsidP="00A61836">
      <w:pPr>
        <w:pStyle w:val="Listenabsatz"/>
        <w:numPr>
          <w:ilvl w:val="0"/>
          <w:numId w:val="1"/>
        </w:numPr>
      </w:pPr>
      <w:r>
        <w:t>Fragen klären</w:t>
      </w:r>
    </w:p>
    <w:p w14:paraId="315CC3C2" w14:textId="16BE7AA3" w:rsidR="00A61836" w:rsidRDefault="00A61836" w:rsidP="00A61836">
      <w:pPr>
        <w:pStyle w:val="Listenabsatz"/>
        <w:numPr>
          <w:ilvl w:val="0"/>
          <w:numId w:val="1"/>
        </w:numPr>
      </w:pPr>
      <w:r>
        <w:t>Unterscheide vergleichen</w:t>
      </w:r>
    </w:p>
    <w:p w14:paraId="7BD8A3E9" w14:textId="31B36F2F" w:rsidR="00A61836" w:rsidRDefault="00A61836" w:rsidP="00A61836">
      <w:pPr>
        <w:pStyle w:val="Listenabsatz"/>
        <w:numPr>
          <w:ilvl w:val="0"/>
          <w:numId w:val="1"/>
        </w:numPr>
      </w:pPr>
      <w:r>
        <w:t>Zusammenfassungen erstellen</w:t>
      </w:r>
    </w:p>
    <w:p w14:paraId="31064C7F" w14:textId="4F227BC1" w:rsidR="00A61836" w:rsidRDefault="00A61836" w:rsidP="00A61836">
      <w:pPr>
        <w:pStyle w:val="Listenabsatz"/>
        <w:numPr>
          <w:ilvl w:val="0"/>
          <w:numId w:val="1"/>
        </w:numPr>
      </w:pPr>
      <w:r>
        <w:t>IDPA schreiben</w:t>
      </w:r>
    </w:p>
    <w:p w14:paraId="099179E7" w14:textId="45BB9031" w:rsidR="00A61836" w:rsidRDefault="00A61836" w:rsidP="00A61836">
      <w:pPr>
        <w:pStyle w:val="Listenabsatz"/>
        <w:numPr>
          <w:ilvl w:val="0"/>
          <w:numId w:val="1"/>
        </w:numPr>
      </w:pPr>
      <w:r>
        <w:t xml:space="preserve">Vergleich mit </w:t>
      </w:r>
      <w:proofErr w:type="spellStart"/>
      <w:r>
        <w:t>Bewertung</w:t>
      </w:r>
      <w:ins w:id="1" w:author="Dennis Lee" w:date="2024-08-09T11:09:00Z" w16du:dateUtc="2024-08-09T09:09:00Z">
        <w:r w:rsidR="00946894">
          <w:t>s</w:t>
        </w:r>
      </w:ins>
      <w:r>
        <w:t>richlinien</w:t>
      </w:r>
      <w:proofErr w:type="spellEnd"/>
    </w:p>
    <w:p w14:paraId="4C80E308" w14:textId="19D27D32" w:rsidR="00F65AE2" w:rsidRDefault="00F65AE2" w:rsidP="00F65AE2">
      <w:pPr>
        <w:pStyle w:val="berschrift3"/>
      </w:pPr>
      <w:r>
        <w:t>Methoden</w:t>
      </w:r>
    </w:p>
    <w:p w14:paraId="62CC7A8A" w14:textId="3BBFE28A" w:rsidR="00F65AE2" w:rsidRDefault="00F65AE2" w:rsidP="00F65AE2">
      <w:pPr>
        <w:rPr>
          <w:ins w:id="2" w:author="Dennis Lee" w:date="2024-08-09T11:01:00Z" w16du:dateUtc="2024-08-09T09:01:00Z"/>
        </w:rPr>
      </w:pPr>
      <w:r>
        <w:t xml:space="preserve">Um die Zusammenarbeit zu </w:t>
      </w:r>
      <w:del w:id="3" w:author="Dennis Lee" w:date="2024-08-09T11:05:00Z" w16du:dateUtc="2024-08-09T09:05:00Z">
        <w:r w:rsidDel="00287027">
          <w:delText>erleichtern</w:delText>
        </w:r>
      </w:del>
      <w:ins w:id="4" w:author="Dennis Lee" w:date="2024-08-09T11:05:00Z" w16du:dateUtc="2024-08-09T09:05:00Z">
        <w:r w:rsidR="00287027">
          <w:t>erleichtern,</w:t>
        </w:r>
      </w:ins>
      <w:r>
        <w:t xml:space="preserve"> arbeiten wir mit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 und um eine Übersicht über die Arbeiten und die Aufteilung zu haben verwe</w:t>
      </w:r>
      <w:r w:rsidR="00D56D8B">
        <w:t>n</w:t>
      </w:r>
      <w:r>
        <w:t xml:space="preserve">den wir </w:t>
      </w:r>
      <w:proofErr w:type="spellStart"/>
      <w:r>
        <w:t>Github</w:t>
      </w:r>
      <w:proofErr w:type="spellEnd"/>
      <w:r>
        <w:t xml:space="preserve"> Projects</w:t>
      </w:r>
      <w:r w:rsidR="00D62430">
        <w:t>.</w:t>
      </w:r>
    </w:p>
    <w:p w14:paraId="1187CB25" w14:textId="2F805034" w:rsidR="00C56B0B" w:rsidRDefault="00C56B0B" w:rsidP="00C56B0B">
      <w:pPr>
        <w:pStyle w:val="berschrift4"/>
        <w:rPr>
          <w:ins w:id="5" w:author="Dennis Lee" w:date="2024-08-09T11:01:00Z" w16du:dateUtc="2024-08-09T09:01:00Z"/>
        </w:rPr>
      </w:pPr>
      <w:proofErr w:type="spellStart"/>
      <w:ins w:id="6" w:author="Dennis Lee" w:date="2024-08-09T11:01:00Z" w16du:dateUtc="2024-08-09T09:01:00Z">
        <w:r>
          <w:t>Repositories</w:t>
        </w:r>
        <w:proofErr w:type="spellEnd"/>
      </w:ins>
    </w:p>
    <w:p w14:paraId="192AC6AC" w14:textId="595DAD1B" w:rsidR="00C56B0B" w:rsidRPr="00C56B0B" w:rsidRDefault="00C56B0B" w:rsidP="00C56B0B">
      <w:pPr>
        <w:rPr>
          <w:ins w:id="7" w:author="Dennis Lee" w:date="2024-08-09T10:59:00Z" w16du:dateUtc="2024-08-09T08:59:00Z"/>
        </w:rPr>
      </w:pPr>
      <w:proofErr w:type="spellStart"/>
      <w:ins w:id="8" w:author="Dennis Lee" w:date="2024-08-09T11:01:00Z" w16du:dateUtc="2024-08-09T09:01:00Z">
        <w:r>
          <w:t>Repositories</w:t>
        </w:r>
        <w:proofErr w:type="spellEnd"/>
        <w:r>
          <w:t xml:space="preserve"> sind eine Art der Datenablage, die uns ermög</w:t>
        </w:r>
      </w:ins>
      <w:ins w:id="9" w:author="Dennis Lee" w:date="2024-08-09T11:02:00Z" w16du:dateUtc="2024-08-09T09:02:00Z">
        <w:r>
          <w:t xml:space="preserve">licht beide am selben Dokument zu arbeiten und die Änderungen </w:t>
        </w:r>
      </w:ins>
      <w:ins w:id="10" w:author="Dennis Lee" w:date="2024-08-09T11:03:00Z" w16du:dateUtc="2024-08-09T09:03:00Z">
        <w:r>
          <w:t>zusammen zu führen.</w:t>
        </w:r>
      </w:ins>
    </w:p>
    <w:p w14:paraId="4900DCB3" w14:textId="70DECD4D" w:rsidR="004B2684" w:rsidRDefault="004B2684" w:rsidP="004B2684">
      <w:pPr>
        <w:pStyle w:val="berschrift4"/>
        <w:rPr>
          <w:ins w:id="11" w:author="Dennis Lee" w:date="2024-08-09T11:00:00Z" w16du:dateUtc="2024-08-09T09:00:00Z"/>
        </w:rPr>
      </w:pPr>
      <w:ins w:id="12" w:author="Dennis Lee" w:date="2024-08-09T11:00:00Z" w16du:dateUtc="2024-08-09T09:00:00Z">
        <w:r>
          <w:t>Projects</w:t>
        </w:r>
      </w:ins>
    </w:p>
    <w:p w14:paraId="2BC9D625" w14:textId="636634FA" w:rsidR="00C56B0B" w:rsidRDefault="004B2684" w:rsidP="004B2684">
      <w:pPr>
        <w:rPr>
          <w:ins w:id="13" w:author="Dennis Lee" w:date="2024-08-09T11:03:00Z" w16du:dateUtc="2024-08-09T09:03:00Z"/>
        </w:rPr>
      </w:pPr>
      <w:ins w:id="14" w:author="Dennis Lee" w:date="2024-08-09T11:00:00Z" w16du:dateUtc="2024-08-09T09:00:00Z">
        <w:r>
          <w:t xml:space="preserve">Projects werden </w:t>
        </w:r>
      </w:ins>
      <w:ins w:id="15" w:author="Dennis Lee" w:date="2024-08-09T11:03:00Z" w16du:dateUtc="2024-08-09T09:03:00Z">
        <w:r w:rsidR="006B7D74">
          <w:t>verwendet,</w:t>
        </w:r>
      </w:ins>
      <w:ins w:id="16" w:author="Dennis Lee" w:date="2024-08-09T11:00:00Z" w16du:dateUtc="2024-08-09T09:00:00Z">
        <w:r>
          <w:t xml:space="preserve"> um Arbeiten zu gruppieren und zu planen.</w:t>
        </w:r>
      </w:ins>
    </w:p>
    <w:p w14:paraId="6250A4FC" w14:textId="716AD750" w:rsidR="00E1028E" w:rsidRDefault="00E1028E" w:rsidP="00E1028E">
      <w:pPr>
        <w:pStyle w:val="berschrift4"/>
        <w:rPr>
          <w:ins w:id="17" w:author="Dennis Lee" w:date="2024-08-09T11:04:00Z" w16du:dateUtc="2024-08-09T09:04:00Z"/>
        </w:rPr>
      </w:pPr>
      <w:ins w:id="18" w:author="Dennis Lee" w:date="2024-08-09T11:04:00Z" w16du:dateUtc="2024-08-09T09:04:00Z">
        <w:r>
          <w:t>Milestones</w:t>
        </w:r>
      </w:ins>
    </w:p>
    <w:p w14:paraId="6419332F" w14:textId="220EB63E" w:rsidR="00E1028E" w:rsidRPr="00E1028E" w:rsidDel="00407E60" w:rsidRDefault="00E1028E" w:rsidP="00CE56F8">
      <w:pPr>
        <w:rPr>
          <w:del w:id="19" w:author="Dennis Lee" w:date="2024-08-09T11:36:00Z" w16du:dateUtc="2024-08-09T09:36:00Z"/>
        </w:rPr>
      </w:pPr>
      <w:ins w:id="20" w:author="Dennis Lee" w:date="2024-08-09T11:04:00Z" w16du:dateUtc="2024-08-09T09:04:00Z">
        <w:r>
          <w:t>Milestones sind teils von uns selbst gesetzte Deadline und teils Termine wie die Abgabe der IDPA</w:t>
        </w:r>
        <w:r w:rsidR="003E647C">
          <w:t xml:space="preserve">. </w:t>
        </w:r>
      </w:ins>
      <w:ins w:id="21" w:author="Dennis Lee" w:date="2024-08-09T11:05:00Z" w16du:dateUtc="2024-08-09T09:05:00Z">
        <w:r w:rsidR="003E647C">
          <w:t xml:space="preserve">Aufgaben werden diesen Milestones </w:t>
        </w:r>
        <w:r w:rsidR="007004C4">
          <w:t>zugewiesen,</w:t>
        </w:r>
        <w:r w:rsidR="003E647C">
          <w:t xml:space="preserve"> um eine Übersicht zu </w:t>
        </w:r>
      </w:ins>
      <w:ins w:id="22" w:author="Dennis Lee" w:date="2024-08-09T11:11:00Z" w16du:dateUtc="2024-08-09T09:11:00Z">
        <w:r w:rsidR="002264D1">
          <w:t>erhalten,</w:t>
        </w:r>
      </w:ins>
      <w:ins w:id="23" w:author="Dennis Lee" w:date="2024-08-09T11:05:00Z" w16du:dateUtc="2024-08-09T09:05:00Z">
        <w:r w:rsidR="003E647C">
          <w:t xml:space="preserve"> wie weit wir bereits mit unseren Arbeiten fortgeschritten sind.</w:t>
        </w:r>
      </w:ins>
    </w:p>
    <w:p w14:paraId="4BA6827E" w14:textId="044ECA79" w:rsidR="00D62430" w:rsidDel="00407E60" w:rsidRDefault="00D62430" w:rsidP="00CE56F8">
      <w:pPr>
        <w:rPr>
          <w:del w:id="24" w:author="Dennis Lee" w:date="2024-08-09T11:36:00Z" w16du:dateUtc="2024-08-09T09:36:00Z"/>
        </w:rPr>
      </w:pPr>
      <w:del w:id="25" w:author="Dennis Lee" w:date="2024-08-09T11:12:00Z" w16du:dateUtc="2024-08-09T09:12:00Z">
        <w:r w:rsidRPr="00D62430" w:rsidDel="002264D1">
          <w:rPr>
            <w:noProof/>
          </w:rPr>
          <w:drawing>
            <wp:inline distT="0" distB="0" distL="0" distR="0" wp14:anchorId="696CA73E" wp14:editId="5DBA4392">
              <wp:extent cx="5701553" cy="3089598"/>
              <wp:effectExtent l="0" t="0" r="0" b="0"/>
              <wp:docPr id="233436276" name="Grafik 1" descr="Ein Bild, das Screenshot, Text, Software, Multimedia-Software enthält.&#10;&#10;Automatisch generierte Beschreibu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3436276" name="Grafik 1" descr="Ein Bild, das Screenshot, Text, Software, Multimedia-Software enthält.&#10;&#10;Automatisch generierte Beschreibung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05726" cy="30918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95F750E" w14:textId="2C504E9E" w:rsidR="00D62430" w:rsidRDefault="00D62430" w:rsidP="00407E60">
      <w:del w:id="26" w:author="Dennis Lee" w:date="2024-08-09T11:12:00Z" w16du:dateUtc="2024-08-09T09:12:00Z">
        <w:r w:rsidRPr="00D62430" w:rsidDel="002264D1">
          <w:rPr>
            <w:noProof/>
          </w:rPr>
          <w:drawing>
            <wp:inline distT="0" distB="0" distL="0" distR="0" wp14:anchorId="76E1AD4E" wp14:editId="1FE4C5CA">
              <wp:extent cx="5760720" cy="2137410"/>
              <wp:effectExtent l="0" t="0" r="0" b="0"/>
              <wp:docPr id="623503133" name="Grafik 1" descr="Ein Bild, das Screenshot, Multimedia-Software, Software, Grafiksoftware enthält.&#10;&#10;Automatisch generierte Beschreibu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23503133" name="Grafik 1" descr="Ein Bild, das Screenshot, Multimedia-Software, Software, Grafiksoftware enthält.&#10;&#10;Automatisch generierte Beschreibung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21374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A50665F" w14:textId="209A2A6C" w:rsidR="00D62430" w:rsidRPr="00F65AE2" w:rsidRDefault="00D62430" w:rsidP="00F65AE2">
      <w:del w:id="27" w:author="Dennis Lee" w:date="2024-08-09T11:11:00Z" w16du:dateUtc="2024-08-09T09:11:00Z">
        <w:r w:rsidRPr="00D62430" w:rsidDel="002264D1">
          <w:rPr>
            <w:noProof/>
          </w:rPr>
          <w:lastRenderedPageBreak/>
          <w:drawing>
            <wp:inline distT="0" distB="0" distL="0" distR="0" wp14:anchorId="46C87FC3" wp14:editId="6F8E4265">
              <wp:extent cx="5760720" cy="1878965"/>
              <wp:effectExtent l="0" t="0" r="0" b="6985"/>
              <wp:docPr id="81685653" name="Grafik 1" descr="Ein Bild, das Text, Screenshot, Software, Schrift enthält.&#10;&#10;Automatisch generierte Beschreibu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1685653" name="Grafik 1" descr="Ein Bild, das Text, Screenshot, Software, Schrift enthält.&#10;&#10;Automatisch generierte Beschreibung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18789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28" w:author="Dennis Lee" w:date="2024-08-09T11:11:00Z" w16du:dateUtc="2024-08-09T09:11:00Z">
        <w:r w:rsidR="002264D1" w:rsidRPr="002264D1">
          <w:drawing>
            <wp:inline distT="0" distB="0" distL="0" distR="0" wp14:anchorId="555A2EE6" wp14:editId="04FC8EA5">
              <wp:extent cx="5760720" cy="3170555"/>
              <wp:effectExtent l="0" t="0" r="0" b="0"/>
              <wp:docPr id="1967638692" name="Grafik 1" descr="Ein Bild, das Text, Screenshot, Software, Multimedia-Software enthält.&#10;&#10;Automatisch generierte Beschreibu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67638692" name="Grafik 1" descr="Ein Bild, das Text, Screenshot, Software, Multimedia-Software enthält.&#10;&#10;Automatisch generierte Beschreibung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1705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5B56400" w14:textId="798BA05A" w:rsidR="00CA6C22" w:rsidRDefault="00CA6C22" w:rsidP="00CA6C22">
      <w:pPr>
        <w:pStyle w:val="berschrift2"/>
      </w:pPr>
      <w:r>
        <w:t>Inhaltliche Schwerpunkte</w:t>
      </w:r>
    </w:p>
    <w:p w14:paraId="009C3BEF" w14:textId="36702F1E" w:rsidR="00981D2D" w:rsidRDefault="00F250C0" w:rsidP="003E4A49">
      <w:r>
        <w:t>In unserer Arbeit wollen wir vor allem auf zwei Dinge eingehen, das sind die Begriffsdefinition und die Verwendung. Wir wollen aber die historische Herkunft nicht ausser Augen lassen.</w:t>
      </w:r>
    </w:p>
    <w:p w14:paraId="26BD5DC7" w14:textId="7922D745" w:rsidR="003E4A49" w:rsidRDefault="00A50754" w:rsidP="003E4A49">
      <w:pPr>
        <w:pStyle w:val="berschrift3"/>
      </w:pPr>
      <w:del w:id="29" w:author="Dennis Lee" w:date="2024-08-09T11:12:00Z" w16du:dateUtc="2024-08-09T09:12:00Z">
        <w:r w:rsidDel="002264D1">
          <w:br/>
        </w:r>
        <w:r w:rsidDel="002264D1">
          <w:br/>
        </w:r>
      </w:del>
      <w:r w:rsidR="003E4A49">
        <w:t>Verwendung des Begriffes</w:t>
      </w:r>
    </w:p>
    <w:p w14:paraId="2B4851DC" w14:textId="444789C8" w:rsidR="009E01A6" w:rsidRDefault="009E01A6" w:rsidP="009E01A6">
      <w:r>
        <w:t>Im ersten Teil schauen wir die momentane Verwendung des Begriffes an. Wir schildern Fälle und sehen uns verschiedene Dinge an:</w:t>
      </w:r>
    </w:p>
    <w:p w14:paraId="794C07BE" w14:textId="6BAA9587" w:rsidR="009E01A6" w:rsidRDefault="009E01A6" w:rsidP="009E01A6">
      <w:pPr>
        <w:pStyle w:val="Listenabsatz"/>
        <w:numPr>
          <w:ilvl w:val="0"/>
          <w:numId w:val="2"/>
        </w:numPr>
      </w:pPr>
      <w:r>
        <w:t xml:space="preserve">Ab welchem </w:t>
      </w:r>
      <w:r w:rsidR="00D56D8B">
        <w:t>Zeitpunkt</w:t>
      </w:r>
      <w:r>
        <w:t xml:space="preserve"> wurden von Ca</w:t>
      </w:r>
      <w:ins w:id="30" w:author="Dennis Lee" w:date="2024-08-09T14:23:00Z" w16du:dateUtc="2024-08-09T12:23:00Z">
        <w:r w:rsidR="000A4C2F">
          <w:tab/>
        </w:r>
      </w:ins>
      <w:proofErr w:type="spellStart"/>
      <w:r>
        <w:t>ncel</w:t>
      </w:r>
      <w:proofErr w:type="spellEnd"/>
      <w:r>
        <w:t xml:space="preserve"> </w:t>
      </w:r>
      <w:proofErr w:type="spellStart"/>
      <w:r>
        <w:t>Cultur</w:t>
      </w:r>
      <w:proofErr w:type="spellEnd"/>
      <w:r>
        <w:t xml:space="preserve"> gesprochen?</w:t>
      </w:r>
    </w:p>
    <w:p w14:paraId="56ABE4BC" w14:textId="20F398BC" w:rsidR="009E01A6" w:rsidRDefault="009E01A6" w:rsidP="009E01A6">
      <w:pPr>
        <w:pStyle w:val="Listenabsatz"/>
        <w:numPr>
          <w:ilvl w:val="0"/>
          <w:numId w:val="2"/>
        </w:numPr>
      </w:pPr>
      <w:r>
        <w:t>Wer spricht von «Cancel Cultur»?</w:t>
      </w:r>
    </w:p>
    <w:p w14:paraId="5884CCFD" w14:textId="56CB8D85" w:rsidR="003E4A49" w:rsidRDefault="009E01A6" w:rsidP="003E4A49">
      <w:pPr>
        <w:pStyle w:val="Listenabsatz"/>
        <w:numPr>
          <w:ilvl w:val="0"/>
          <w:numId w:val="2"/>
        </w:numPr>
      </w:pPr>
      <w:r>
        <w:t xml:space="preserve">Wie ist oder sind die </w:t>
      </w:r>
      <w:r w:rsidR="00D56D8B">
        <w:t>Definitionen</w:t>
      </w:r>
      <w:r>
        <w:t xml:space="preserve"> von «Cancel Cultur» im öffentlichen Raum</w:t>
      </w:r>
    </w:p>
    <w:p w14:paraId="68F33462" w14:textId="05FA409A" w:rsidR="00F250C0" w:rsidRDefault="00F250C0" w:rsidP="00F250C0">
      <w:pPr>
        <w:pStyle w:val="berschrift3"/>
      </w:pPr>
      <w:r>
        <w:t>Historische Herkunft</w:t>
      </w:r>
    </w:p>
    <w:p w14:paraId="78CA32C2" w14:textId="52BEAE17" w:rsidR="00F250C0" w:rsidRDefault="00731235" w:rsidP="00F250C0">
      <w:r>
        <w:t>Vor dem Ende und der Auflösung wollen wir zurück in die Vergangenheit und den Ursprung beleuchten.</w:t>
      </w:r>
    </w:p>
    <w:p w14:paraId="7CAFC406" w14:textId="50F92CCF" w:rsidR="000F1B1C" w:rsidRDefault="000F1B1C" w:rsidP="000F1B1C">
      <w:pPr>
        <w:pStyle w:val="berschrift3"/>
      </w:pPr>
      <w:r>
        <w:t>Begriffsdefinition</w:t>
      </w:r>
    </w:p>
    <w:p w14:paraId="69D071EF" w14:textId="1B5D8F3A" w:rsidR="002264D1" w:rsidRDefault="000F1B1C" w:rsidP="00F250C0">
      <w:pPr>
        <w:rPr>
          <w:ins w:id="31" w:author="Dennis Lee" w:date="2024-08-09T11:14:00Z" w16du:dateUtc="2024-08-09T09:14:00Z"/>
        </w:rPr>
      </w:pPr>
      <w:r>
        <w:t>Im letzten Teil der Arbeit wollen wir</w:t>
      </w:r>
      <w:r w:rsidR="009E01A6">
        <w:t xml:space="preserve">, unter </w:t>
      </w:r>
      <w:r w:rsidR="00D56D8B">
        <w:t>Verwendung</w:t>
      </w:r>
      <w:r w:rsidR="009E01A6">
        <w:t xml:space="preserve"> der Literatur,</w:t>
      </w:r>
      <w:r>
        <w:t xml:space="preserve"> ein Begriffsdefinition und ein Raster erarbeiten mit dem wir «Cancel Cultur» erkennen können. Die zuvor verwendeten Fälle wollen wir durch das Raster </w:t>
      </w:r>
      <w:r w:rsidR="009E01A6">
        <w:t>aus einer anderen Perspektive</w:t>
      </w:r>
      <w:r>
        <w:t xml:space="preserve"> nochmals beleuchten</w:t>
      </w:r>
      <w:r w:rsidR="00A8673E">
        <w:t>.</w:t>
      </w:r>
    </w:p>
    <w:p w14:paraId="6F4C6C99" w14:textId="77777777" w:rsidR="002264D1" w:rsidRDefault="002264D1">
      <w:pPr>
        <w:rPr>
          <w:ins w:id="32" w:author="Dennis Lee" w:date="2024-08-09T11:14:00Z" w16du:dateUtc="2024-08-09T09:14:00Z"/>
        </w:rPr>
      </w:pPr>
      <w:ins w:id="33" w:author="Dennis Lee" w:date="2024-08-09T11:14:00Z" w16du:dateUtc="2024-08-09T09:14:00Z">
        <w:r>
          <w:br w:type="page"/>
        </w:r>
      </w:ins>
    </w:p>
    <w:p w14:paraId="3CDA3CDC" w14:textId="77777777" w:rsidR="000F1B1C" w:rsidDel="002264D1" w:rsidRDefault="000F1B1C" w:rsidP="00F250C0">
      <w:pPr>
        <w:rPr>
          <w:del w:id="34" w:author="Dennis Lee" w:date="2024-08-09T11:14:00Z" w16du:dateUtc="2024-08-09T09:14:00Z"/>
        </w:rPr>
      </w:pPr>
    </w:p>
    <w:p w14:paraId="10CEE11B" w14:textId="6B9E7277" w:rsidR="00C617BD" w:rsidDel="002264D1" w:rsidRDefault="00C617BD" w:rsidP="00F250C0">
      <w:pPr>
        <w:rPr>
          <w:del w:id="35" w:author="Dennis Lee" w:date="2024-08-09T11:14:00Z" w16du:dateUtc="2024-08-09T09:14:00Z"/>
        </w:rPr>
      </w:pPr>
    </w:p>
    <w:p w14:paraId="389A3F22" w14:textId="1074D797" w:rsidR="00C617BD" w:rsidDel="002264D1" w:rsidRDefault="00C617BD" w:rsidP="00F250C0">
      <w:pPr>
        <w:rPr>
          <w:del w:id="36" w:author="Dennis Lee" w:date="2024-08-09T11:14:00Z" w16du:dateUtc="2024-08-09T09:14:00Z"/>
        </w:rPr>
      </w:pPr>
    </w:p>
    <w:p w14:paraId="6D7F8655" w14:textId="505159D9" w:rsidR="00C617BD" w:rsidDel="002264D1" w:rsidRDefault="00C617BD" w:rsidP="00F250C0">
      <w:pPr>
        <w:rPr>
          <w:del w:id="37" w:author="Dennis Lee" w:date="2024-08-09T11:14:00Z" w16du:dateUtc="2024-08-09T09:14:00Z"/>
        </w:rPr>
      </w:pPr>
    </w:p>
    <w:p w14:paraId="5BF0B41F" w14:textId="3C3ADE61" w:rsidR="00C617BD" w:rsidDel="002264D1" w:rsidRDefault="00C617BD" w:rsidP="00F250C0">
      <w:pPr>
        <w:rPr>
          <w:del w:id="38" w:author="Dennis Lee" w:date="2024-08-09T11:14:00Z" w16du:dateUtc="2024-08-09T09:14:00Z"/>
        </w:rPr>
      </w:pPr>
    </w:p>
    <w:p w14:paraId="39721644" w14:textId="68CCFF2D" w:rsidR="00C617BD" w:rsidDel="002264D1" w:rsidRDefault="00C617BD" w:rsidP="00F250C0">
      <w:pPr>
        <w:rPr>
          <w:del w:id="39" w:author="Dennis Lee" w:date="2024-08-09T11:14:00Z" w16du:dateUtc="2024-08-09T09:14:00Z"/>
        </w:rPr>
      </w:pPr>
    </w:p>
    <w:p w14:paraId="1B663E56" w14:textId="3C722CAE" w:rsidR="00C617BD" w:rsidDel="002264D1" w:rsidRDefault="00C617BD" w:rsidP="00F250C0">
      <w:pPr>
        <w:rPr>
          <w:del w:id="40" w:author="Dennis Lee" w:date="2024-08-09T11:14:00Z" w16du:dateUtc="2024-08-09T09:14:00Z"/>
        </w:rPr>
      </w:pPr>
    </w:p>
    <w:p w14:paraId="0328D4F9" w14:textId="507F0C0E" w:rsidR="00C617BD" w:rsidDel="002264D1" w:rsidRDefault="00C617BD" w:rsidP="00F250C0">
      <w:pPr>
        <w:rPr>
          <w:del w:id="41" w:author="Dennis Lee" w:date="2024-08-09T11:14:00Z" w16du:dateUtc="2024-08-09T09:14:00Z"/>
        </w:rPr>
      </w:pPr>
    </w:p>
    <w:p w14:paraId="34FE4663" w14:textId="55D11184" w:rsidR="00C617BD" w:rsidDel="002264D1" w:rsidRDefault="00C617BD" w:rsidP="00F250C0">
      <w:pPr>
        <w:rPr>
          <w:del w:id="42" w:author="Dennis Lee" w:date="2024-08-09T11:14:00Z" w16du:dateUtc="2024-08-09T09:14:00Z"/>
        </w:rPr>
      </w:pPr>
    </w:p>
    <w:p w14:paraId="1DAFCEB8" w14:textId="5099D097" w:rsidR="00C617BD" w:rsidDel="002264D1" w:rsidRDefault="00C617BD" w:rsidP="00F250C0">
      <w:pPr>
        <w:rPr>
          <w:del w:id="43" w:author="Dennis Lee" w:date="2024-08-09T11:14:00Z" w16du:dateUtc="2024-08-09T09:14:00Z"/>
        </w:rPr>
      </w:pPr>
    </w:p>
    <w:p w14:paraId="42B85F5F" w14:textId="37E41051" w:rsidR="00C617BD" w:rsidDel="002264D1" w:rsidRDefault="00C617BD" w:rsidP="00F250C0">
      <w:pPr>
        <w:rPr>
          <w:del w:id="44" w:author="Dennis Lee" w:date="2024-08-09T11:14:00Z" w16du:dateUtc="2024-08-09T09:14:00Z"/>
        </w:rPr>
      </w:pPr>
    </w:p>
    <w:p w14:paraId="594EF80F" w14:textId="4352B6A3" w:rsidR="00C617BD" w:rsidDel="002264D1" w:rsidRDefault="00C617BD" w:rsidP="00F250C0">
      <w:pPr>
        <w:rPr>
          <w:del w:id="45" w:author="Dennis Lee" w:date="2024-08-09T11:14:00Z" w16du:dateUtc="2024-08-09T09:14:00Z"/>
        </w:rPr>
      </w:pPr>
    </w:p>
    <w:p w14:paraId="226569EB" w14:textId="5735626E" w:rsidR="00C617BD" w:rsidDel="002264D1" w:rsidRDefault="00C617BD" w:rsidP="00F250C0">
      <w:pPr>
        <w:rPr>
          <w:del w:id="46" w:author="Dennis Lee" w:date="2024-08-09T11:14:00Z" w16du:dateUtc="2024-08-09T09:14:00Z"/>
        </w:rPr>
      </w:pPr>
    </w:p>
    <w:p w14:paraId="514D344B" w14:textId="360E0049" w:rsidR="00C617BD" w:rsidDel="002264D1" w:rsidRDefault="00C617BD" w:rsidP="00F250C0">
      <w:pPr>
        <w:rPr>
          <w:del w:id="47" w:author="Dennis Lee" w:date="2024-08-09T11:14:00Z" w16du:dateUtc="2024-08-09T09:14:00Z"/>
        </w:rPr>
      </w:pPr>
    </w:p>
    <w:p w14:paraId="295E7418" w14:textId="522DC0B1" w:rsidR="00C617BD" w:rsidDel="002264D1" w:rsidRDefault="00C617BD" w:rsidP="00F250C0">
      <w:pPr>
        <w:rPr>
          <w:del w:id="48" w:author="Dennis Lee" w:date="2024-08-09T11:14:00Z" w16du:dateUtc="2024-08-09T09:14:00Z"/>
        </w:rPr>
      </w:pPr>
    </w:p>
    <w:p w14:paraId="2167D98F" w14:textId="40462DC7" w:rsidR="00C617BD" w:rsidDel="002264D1" w:rsidRDefault="00C617BD" w:rsidP="00F250C0">
      <w:pPr>
        <w:rPr>
          <w:del w:id="49" w:author="Dennis Lee" w:date="2024-08-09T11:14:00Z" w16du:dateUtc="2024-08-09T09:14:00Z"/>
        </w:rPr>
      </w:pPr>
    </w:p>
    <w:p w14:paraId="55413898" w14:textId="5F56FF36" w:rsidR="00C617BD" w:rsidDel="002264D1" w:rsidRDefault="00C617BD" w:rsidP="00F250C0">
      <w:pPr>
        <w:rPr>
          <w:del w:id="50" w:author="Dennis Lee" w:date="2024-08-09T11:14:00Z" w16du:dateUtc="2024-08-09T09:14:00Z"/>
        </w:rPr>
      </w:pPr>
    </w:p>
    <w:p w14:paraId="2219E79A" w14:textId="2789A53E" w:rsidR="00C617BD" w:rsidDel="002264D1" w:rsidRDefault="00C617BD" w:rsidP="00F250C0">
      <w:pPr>
        <w:rPr>
          <w:del w:id="51" w:author="Dennis Lee" w:date="2024-08-09T11:14:00Z" w16du:dateUtc="2024-08-09T09:14:00Z"/>
        </w:rPr>
      </w:pPr>
    </w:p>
    <w:p w14:paraId="50C7A67D" w14:textId="66950134" w:rsidR="00C617BD" w:rsidDel="002264D1" w:rsidRDefault="00C617BD" w:rsidP="00F250C0">
      <w:pPr>
        <w:rPr>
          <w:del w:id="52" w:author="Dennis Lee" w:date="2024-08-09T11:14:00Z" w16du:dateUtc="2024-08-09T09:14:00Z"/>
        </w:rPr>
      </w:pPr>
    </w:p>
    <w:p w14:paraId="52925932" w14:textId="07B33AF4" w:rsidR="00C617BD" w:rsidRPr="00F250C0" w:rsidDel="002264D1" w:rsidRDefault="00C617BD" w:rsidP="00F250C0">
      <w:pPr>
        <w:rPr>
          <w:del w:id="53" w:author="Dennis Lee" w:date="2024-08-09T11:14:00Z" w16du:dateUtc="2024-08-09T09:14:00Z"/>
        </w:rPr>
      </w:pPr>
    </w:p>
    <w:p w14:paraId="2CF04818" w14:textId="4E81025E" w:rsidR="00CA6C22" w:rsidRDefault="00CA6C22" w:rsidP="00CA6C22">
      <w:pPr>
        <w:pStyle w:val="berschrift2"/>
      </w:pPr>
      <w:r>
        <w:t>Erste Quellen</w:t>
      </w:r>
    </w:p>
    <w:p w14:paraId="147CDAAB" w14:textId="77777777" w:rsidR="00D56D8B" w:rsidRDefault="00D56D8B" w:rsidP="00D56D8B"/>
    <w:p w14:paraId="1FEFB706" w14:textId="26565CDE" w:rsidR="00D56D8B" w:rsidRPr="00C617BD" w:rsidRDefault="00D56D8B" w:rsidP="00C617BD">
      <w:pPr>
        <w:pStyle w:val="berschrift4"/>
        <w:rPr>
          <w:sz w:val="24"/>
          <w:szCs w:val="24"/>
        </w:rPr>
      </w:pPr>
      <w:r w:rsidRPr="00C617BD">
        <w:rPr>
          <w:sz w:val="24"/>
          <w:szCs w:val="24"/>
        </w:rPr>
        <w:t>Bücher</w:t>
      </w:r>
    </w:p>
    <w:p w14:paraId="5A3579B4" w14:textId="77777777" w:rsidR="00D56D8B" w:rsidRPr="00D56D8B" w:rsidRDefault="00D56D8B" w:rsidP="00D56D8B">
      <w:pPr>
        <w:rPr>
          <w:u w:val="single"/>
        </w:rPr>
      </w:pPr>
    </w:p>
    <w:p w14:paraId="4A4D1F72" w14:textId="77777777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"</w:t>
      </w:r>
      <w:proofErr w:type="gramStart"/>
      <w:r w:rsidRPr="00D56D8B">
        <w:rPr>
          <w:b/>
          <w:bCs/>
          <w:lang w:val="en-US"/>
        </w:rPr>
        <w:t>So</w:t>
      </w:r>
      <w:proofErr w:type="gramEnd"/>
      <w:r w:rsidRPr="00D56D8B">
        <w:rPr>
          <w:b/>
          <w:bCs/>
          <w:lang w:val="en-US"/>
        </w:rPr>
        <w:t xml:space="preserve"> You've Been Publicly Shamed" von Jon Ronson</w:t>
      </w:r>
    </w:p>
    <w:p w14:paraId="4D8D5D09" w14:textId="747C53E7" w:rsidR="00D56D8B" w:rsidRDefault="00D56D8B" w:rsidP="00C617BD">
      <w:pPr>
        <w:pStyle w:val="Listenabsatz"/>
        <w:numPr>
          <w:ilvl w:val="0"/>
          <w:numId w:val="9"/>
        </w:numPr>
      </w:pPr>
      <w:r>
        <w:t>Ein tiefgehender Blick auf Fälle von öffentlicher Beschämung und die Mechanismen dahinter, die eng mit dem Phänomen der Cancel Culture verbunden sind.</w:t>
      </w:r>
    </w:p>
    <w:p w14:paraId="43370014" w14:textId="77777777" w:rsidR="00D56D8B" w:rsidRPr="00D56D8B" w:rsidRDefault="00D56D8B" w:rsidP="00D56D8B">
      <w:pPr>
        <w:rPr>
          <w:b/>
          <w:bCs/>
        </w:rPr>
      </w:pPr>
    </w:p>
    <w:p w14:paraId="2D991711" w14:textId="508ACC0D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"Cancel Culture: Tales from the Front Lines" von David French</w:t>
      </w:r>
    </w:p>
    <w:p w14:paraId="6516A2E4" w14:textId="1BD45C7F" w:rsidR="00D56D8B" w:rsidRDefault="00D56D8B" w:rsidP="00C617BD">
      <w:pPr>
        <w:pStyle w:val="Listenabsatz"/>
        <w:numPr>
          <w:ilvl w:val="0"/>
          <w:numId w:val="9"/>
        </w:numPr>
      </w:pPr>
      <w:r>
        <w:t>Dieses Buch beleuchtet verschiedene Aspekte und Fälle von Cancel Culture und diskutiert deren Auswirkungen auf die Gesellschaft.</w:t>
      </w:r>
    </w:p>
    <w:p w14:paraId="3073FC1E" w14:textId="77777777" w:rsidR="00D56D8B" w:rsidRPr="00C617BD" w:rsidRDefault="00D56D8B" w:rsidP="00D56D8B">
      <w:pPr>
        <w:rPr>
          <w:sz w:val="24"/>
          <w:szCs w:val="24"/>
          <w:u w:val="single"/>
        </w:rPr>
      </w:pPr>
    </w:p>
    <w:p w14:paraId="6C9BC4F7" w14:textId="0BAB6AA0" w:rsidR="00D56D8B" w:rsidRPr="00C617BD" w:rsidRDefault="00D56D8B" w:rsidP="00C617BD">
      <w:pPr>
        <w:pStyle w:val="berschrift4"/>
        <w:rPr>
          <w:sz w:val="24"/>
          <w:szCs w:val="24"/>
          <w:lang w:val="en-US"/>
        </w:rPr>
      </w:pPr>
      <w:r w:rsidRPr="00C617BD">
        <w:rPr>
          <w:sz w:val="24"/>
          <w:szCs w:val="24"/>
          <w:lang w:val="en-US"/>
        </w:rPr>
        <w:t>Websites</w:t>
      </w:r>
    </w:p>
    <w:p w14:paraId="15FA5BF4" w14:textId="77777777" w:rsidR="00D56D8B" w:rsidRPr="00D56D8B" w:rsidRDefault="00D56D8B" w:rsidP="00D56D8B">
      <w:pPr>
        <w:rPr>
          <w:lang w:val="en-US"/>
        </w:rPr>
      </w:pPr>
    </w:p>
    <w:p w14:paraId="40A66267" w14:textId="1A00E26A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‘’The Atlantic - "The New Puritans"</w:t>
      </w:r>
    </w:p>
    <w:p w14:paraId="5D47571F" w14:textId="25E77E7D" w:rsidR="00D56D8B" w:rsidRPr="00D56D8B" w:rsidRDefault="00000000" w:rsidP="00D56D8B">
      <w:pPr>
        <w:rPr>
          <w:lang w:val="en-US"/>
        </w:rPr>
      </w:pPr>
      <w:r>
        <w:fldChar w:fldCharType="begin"/>
      </w:r>
      <w:r w:rsidRPr="006202EC">
        <w:rPr>
          <w:lang w:val="en-US"/>
          <w:rPrChange w:id="54" w:author="Dennis Lee" w:date="2024-08-09T10:42:00Z" w16du:dateUtc="2024-08-09T08:42:00Z">
            <w:rPr/>
          </w:rPrChange>
        </w:rPr>
        <w:instrText>HYPERLINK "https://www.theatlantic.com/magazine/archive/2021/10/the-new-puritans/619818/"</w:instrText>
      </w:r>
      <w:r>
        <w:fldChar w:fldCharType="separate"/>
      </w:r>
      <w:r w:rsidR="00C617BD" w:rsidRPr="008F3322">
        <w:rPr>
          <w:rStyle w:val="Hyperlink"/>
          <w:lang w:val="en-US"/>
        </w:rPr>
        <w:t>https://www.theatlantic.com/magazine/archive/2021/10/the-new-puritans/619818/</w:t>
      </w:r>
      <w:r>
        <w:rPr>
          <w:rStyle w:val="Hyperlink"/>
          <w:lang w:val="en-US"/>
        </w:rPr>
        <w:fldChar w:fldCharType="end"/>
      </w:r>
    </w:p>
    <w:p w14:paraId="585BC6ED" w14:textId="77777777" w:rsidR="00C617BD" w:rsidRDefault="00D56D8B" w:rsidP="00D56D8B">
      <w:pPr>
        <w:pStyle w:val="Listenabsatz"/>
        <w:numPr>
          <w:ilvl w:val="0"/>
          <w:numId w:val="8"/>
        </w:numPr>
      </w:pPr>
      <w:r>
        <w:t>Ein ausführlicher Artikel, der die Dynamik und Auswirkungen der Cancel Culture analysiert.</w:t>
      </w:r>
    </w:p>
    <w:p w14:paraId="3527AA55" w14:textId="77777777" w:rsidR="00907ADC" w:rsidRPr="006202EC" w:rsidRDefault="00907ADC" w:rsidP="00C617BD">
      <w:pPr>
        <w:pStyle w:val="Listenabsatz"/>
        <w:rPr>
          <w:rPrChange w:id="55" w:author="Dennis Lee" w:date="2024-08-09T10:42:00Z" w16du:dateUtc="2024-08-09T08:42:00Z">
            <w:rPr>
              <w:lang w:val="en-US"/>
            </w:rPr>
          </w:rPrChange>
        </w:rPr>
      </w:pPr>
    </w:p>
    <w:p w14:paraId="185BD3AB" w14:textId="77777777" w:rsidR="00907ADC" w:rsidRPr="006202EC" w:rsidRDefault="00907ADC" w:rsidP="00C617BD">
      <w:pPr>
        <w:pStyle w:val="Listenabsatz"/>
        <w:rPr>
          <w:rPrChange w:id="56" w:author="Dennis Lee" w:date="2024-08-09T10:42:00Z" w16du:dateUtc="2024-08-09T08:42:00Z">
            <w:rPr>
              <w:lang w:val="en-US"/>
            </w:rPr>
          </w:rPrChange>
        </w:rPr>
      </w:pPr>
    </w:p>
    <w:p w14:paraId="2A4240B2" w14:textId="4DBE4B4E" w:rsidR="00D56D8B" w:rsidRPr="00907ADC" w:rsidRDefault="00D56D8B" w:rsidP="00907ADC">
      <w:pPr>
        <w:pStyle w:val="Listenabsatz"/>
        <w:ind w:left="142"/>
        <w:rPr>
          <w:lang w:val="en-US"/>
        </w:rPr>
      </w:pPr>
      <w:r w:rsidRPr="00C617BD">
        <w:rPr>
          <w:b/>
          <w:bCs/>
          <w:lang w:val="en-US"/>
        </w:rPr>
        <w:t>The New York Times - "Everyone Is Canceled"</w:t>
      </w:r>
    </w:p>
    <w:p w14:paraId="28B90D2E" w14:textId="382595FB" w:rsidR="00D56D8B" w:rsidRPr="00D56D8B" w:rsidRDefault="00000000" w:rsidP="00D56D8B">
      <w:pPr>
        <w:rPr>
          <w:lang w:val="en-US"/>
        </w:rPr>
      </w:pPr>
      <w:r>
        <w:fldChar w:fldCharType="begin"/>
      </w:r>
      <w:r w:rsidRPr="006202EC">
        <w:rPr>
          <w:lang w:val="en-US"/>
          <w:rPrChange w:id="57" w:author="Dennis Lee" w:date="2024-08-09T10:42:00Z" w16du:dateUtc="2024-08-09T08:42:00Z">
            <w:rPr/>
          </w:rPrChange>
        </w:rPr>
        <w:instrText>HYPERLINK "https://www.nytimes.com/2019/05/09/style/cancel-culture.html"</w:instrText>
      </w:r>
      <w:r>
        <w:fldChar w:fldCharType="separate"/>
      </w:r>
      <w:r w:rsidR="00C617BD" w:rsidRPr="008F3322">
        <w:rPr>
          <w:rStyle w:val="Hyperlink"/>
          <w:lang w:val="en-US"/>
        </w:rPr>
        <w:t>https://www.nytimes.com/2019/05/09/style/cancel-culture.html</w:t>
      </w:r>
      <w:r>
        <w:rPr>
          <w:rStyle w:val="Hyperlink"/>
          <w:lang w:val="en-US"/>
        </w:rPr>
        <w:fldChar w:fldCharType="end"/>
      </w:r>
    </w:p>
    <w:p w14:paraId="5E3B790C" w14:textId="34AE3702" w:rsidR="00D56D8B" w:rsidRDefault="00D56D8B" w:rsidP="00C617BD">
      <w:pPr>
        <w:pStyle w:val="Listenabsatz"/>
        <w:numPr>
          <w:ilvl w:val="0"/>
          <w:numId w:val="7"/>
        </w:numPr>
      </w:pPr>
      <w:r>
        <w:t>Eine detaillierte Untersuchung des Phänomens Cancel Culture und seiner gesellschaftlichen Auswirkungen.</w:t>
      </w:r>
    </w:p>
    <w:p w14:paraId="2A9FAB4F" w14:textId="77777777" w:rsidR="00D56D8B" w:rsidRDefault="00D56D8B" w:rsidP="00D56D8B"/>
    <w:p w14:paraId="46A44841" w14:textId="77777777" w:rsidR="00D56D8B" w:rsidRPr="00C617BD" w:rsidRDefault="00D56D8B" w:rsidP="00D56D8B">
      <w:pPr>
        <w:rPr>
          <w:sz w:val="24"/>
          <w:szCs w:val="24"/>
          <w:u w:val="single"/>
        </w:rPr>
      </w:pPr>
    </w:p>
    <w:p w14:paraId="2774C141" w14:textId="1B6665A6" w:rsidR="00D56D8B" w:rsidRPr="00C617BD" w:rsidRDefault="00D56D8B" w:rsidP="00C617BD">
      <w:pPr>
        <w:pStyle w:val="berschrift4"/>
        <w:rPr>
          <w:sz w:val="24"/>
          <w:szCs w:val="24"/>
          <w:lang w:val="en-US"/>
        </w:rPr>
      </w:pPr>
      <w:r w:rsidRPr="00C617BD">
        <w:rPr>
          <w:sz w:val="24"/>
          <w:szCs w:val="24"/>
          <w:lang w:val="en-US"/>
        </w:rPr>
        <w:t xml:space="preserve">Artikel und </w:t>
      </w:r>
      <w:proofErr w:type="spellStart"/>
      <w:r w:rsidRPr="00C617BD">
        <w:rPr>
          <w:sz w:val="24"/>
          <w:szCs w:val="24"/>
          <w:lang w:val="en-US"/>
        </w:rPr>
        <w:t>Studien</w:t>
      </w:r>
      <w:proofErr w:type="spellEnd"/>
    </w:p>
    <w:p w14:paraId="452693B5" w14:textId="77777777" w:rsidR="00D56D8B" w:rsidRPr="00D56D8B" w:rsidRDefault="00D56D8B" w:rsidP="00D56D8B">
      <w:pPr>
        <w:rPr>
          <w:b/>
          <w:bCs/>
          <w:lang w:val="en-US"/>
        </w:rPr>
      </w:pPr>
    </w:p>
    <w:p w14:paraId="73FD7053" w14:textId="77777777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"The Impact of Cancel Culture on Society" - Journal of Social Sciences</w:t>
      </w:r>
    </w:p>
    <w:p w14:paraId="77407941" w14:textId="7B09634B" w:rsidR="00D56D8B" w:rsidRDefault="00D56D8B" w:rsidP="00D56D8B">
      <w:pPr>
        <w:pStyle w:val="Listenabsatz"/>
        <w:numPr>
          <w:ilvl w:val="0"/>
          <w:numId w:val="6"/>
        </w:numPr>
      </w:pPr>
      <w:r>
        <w:t>Eine wissenschaftliche Untersuchung der Auswirkungen von Cancel Culture auf verschiedene gesellschaftliche Bereiche.</w:t>
      </w:r>
    </w:p>
    <w:p w14:paraId="7F78A925" w14:textId="77777777" w:rsidR="00D56D8B" w:rsidRDefault="00D56D8B" w:rsidP="00D56D8B"/>
    <w:p w14:paraId="52FDFE6E" w14:textId="77777777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"Cancel Culture: A Critical Analysis" - International Journal of Cultural Studies</w:t>
      </w:r>
    </w:p>
    <w:p w14:paraId="009A4B2E" w14:textId="595E3194" w:rsidR="00D56D8B" w:rsidRDefault="00D56D8B" w:rsidP="00D56D8B">
      <w:pPr>
        <w:pStyle w:val="Listenabsatz"/>
        <w:numPr>
          <w:ilvl w:val="0"/>
          <w:numId w:val="5"/>
        </w:numPr>
      </w:pPr>
      <w:r>
        <w:t>Eine kritische Analyse der Mechanismen und Auswirkungen von Cancel Culture.</w:t>
      </w:r>
    </w:p>
    <w:p w14:paraId="3A42E62C" w14:textId="77777777" w:rsidR="00D56D8B" w:rsidRPr="00C617BD" w:rsidRDefault="00D56D8B" w:rsidP="00D56D8B">
      <w:pPr>
        <w:rPr>
          <w:b/>
          <w:bCs/>
          <w:sz w:val="24"/>
          <w:szCs w:val="24"/>
        </w:rPr>
      </w:pPr>
    </w:p>
    <w:p w14:paraId="3385043F" w14:textId="43DCF5BE" w:rsidR="00D56D8B" w:rsidRPr="00C617BD" w:rsidRDefault="00D56D8B" w:rsidP="00C617BD">
      <w:pPr>
        <w:pStyle w:val="berschrift4"/>
        <w:rPr>
          <w:sz w:val="24"/>
          <w:szCs w:val="24"/>
          <w:lang w:val="en-US"/>
        </w:rPr>
      </w:pPr>
      <w:r w:rsidRPr="00C617BD">
        <w:rPr>
          <w:sz w:val="24"/>
          <w:szCs w:val="24"/>
          <w:lang w:val="en-US"/>
        </w:rPr>
        <w:lastRenderedPageBreak/>
        <w:t>Online-Artikel und Blogs</w:t>
      </w:r>
    </w:p>
    <w:p w14:paraId="1100B729" w14:textId="77777777" w:rsidR="00D56D8B" w:rsidRPr="00D56D8B" w:rsidRDefault="00D56D8B" w:rsidP="00D56D8B">
      <w:pPr>
        <w:rPr>
          <w:lang w:val="en-US"/>
        </w:rPr>
      </w:pPr>
    </w:p>
    <w:p w14:paraId="637F644D" w14:textId="77777777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"The Role of Social Media in Cancel Culture" - Social Media Insights</w:t>
      </w:r>
    </w:p>
    <w:p w14:paraId="5E64A0C1" w14:textId="6B924FC0" w:rsidR="00D56D8B" w:rsidRPr="00D56D8B" w:rsidRDefault="00D56D8B" w:rsidP="00D56D8B">
      <w:pPr>
        <w:pStyle w:val="Listenabsatz"/>
        <w:numPr>
          <w:ilvl w:val="0"/>
          <w:numId w:val="3"/>
        </w:numPr>
        <w:rPr>
          <w:lang w:val="en-US"/>
        </w:rPr>
      </w:pPr>
      <w:r w:rsidRPr="00D56D8B">
        <w:rPr>
          <w:lang w:val="en-US"/>
        </w:rPr>
        <w:t>https://www.socialmediainsights.com/cancel-culture</w:t>
      </w:r>
    </w:p>
    <w:p w14:paraId="5577E248" w14:textId="35C103A7" w:rsidR="00D56D8B" w:rsidRDefault="00D56D8B" w:rsidP="00D56D8B">
      <w:pPr>
        <w:ind w:left="708"/>
      </w:pPr>
      <w:r>
        <w:t>Eine Analyse der Rolle sozialer Medien in der Verbreitung und Verstärkung von Cancel Culture.</w:t>
      </w:r>
    </w:p>
    <w:p w14:paraId="4829F594" w14:textId="77777777" w:rsidR="00D56D8B" w:rsidRDefault="00D56D8B" w:rsidP="00D56D8B"/>
    <w:p w14:paraId="0CBF1D23" w14:textId="77777777" w:rsidR="00D56D8B" w:rsidRPr="00D56D8B" w:rsidRDefault="00D56D8B" w:rsidP="00D56D8B">
      <w:pPr>
        <w:rPr>
          <w:b/>
          <w:bCs/>
          <w:lang w:val="en-US"/>
        </w:rPr>
      </w:pPr>
      <w:r w:rsidRPr="00D56D8B">
        <w:rPr>
          <w:b/>
          <w:bCs/>
          <w:lang w:val="en-US"/>
        </w:rPr>
        <w:t>"Cancel Culture: Accountability or Punishment?" - Psychology Today</w:t>
      </w:r>
    </w:p>
    <w:p w14:paraId="5B2F139D" w14:textId="036C2A2D" w:rsidR="00D56D8B" w:rsidRPr="00D56D8B" w:rsidRDefault="00D56D8B" w:rsidP="00D56D8B">
      <w:pPr>
        <w:pStyle w:val="Listenabsatz"/>
        <w:numPr>
          <w:ilvl w:val="0"/>
          <w:numId w:val="3"/>
        </w:numPr>
        <w:rPr>
          <w:lang w:val="en-US"/>
        </w:rPr>
      </w:pPr>
      <w:r w:rsidRPr="00D56D8B">
        <w:rPr>
          <w:lang w:val="en-US"/>
        </w:rPr>
        <w:t>https://www.psychologytoday.com/us/blog/social-instincts/202006/cancel-culture-accountability-or-punishment</w:t>
      </w:r>
    </w:p>
    <w:p w14:paraId="20CAB20B" w14:textId="38105630" w:rsidR="00AB5A64" w:rsidRPr="00AB5A64" w:rsidRDefault="00D56D8B" w:rsidP="00D56D8B">
      <w:pPr>
        <w:ind w:left="708"/>
      </w:pPr>
      <w:r>
        <w:t>Ein psychologischer Blick auf die Debatte um Cancel Culture und deren Auswirkungen auf das Individuum und die Gesellschaft.</w:t>
      </w:r>
    </w:p>
    <w:sectPr w:rsidR="00AB5A64" w:rsidRPr="00AB5A64" w:rsidSect="0029589A">
      <w:footerReference w:type="first" r:id="rId20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Dennis Lee" w:date="2024-08-08T14:46:00Z" w:initials="DL">
    <w:p w14:paraId="41E96C5B" w14:textId="77777777" w:rsidR="00BA787A" w:rsidRDefault="00BA787A" w:rsidP="00BA787A">
      <w:pPr>
        <w:pStyle w:val="Kommentartext"/>
      </w:pPr>
      <w:r>
        <w:rPr>
          <w:rStyle w:val="Kommentarzeichen"/>
        </w:rPr>
        <w:annotationRef/>
      </w:r>
      <w:r>
        <w:t>Um den Diskurs zu lenken damit man weiter vorwärts arbeiten kann ohne alle extremen abdecken zu müssen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1E96C5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D26FC6C" w16cex:dateUtc="2024-08-08T12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1E96C5B" w16cid:durableId="1D26FC6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92482D" w14:textId="77777777" w:rsidR="00376494" w:rsidRDefault="00376494" w:rsidP="00810725">
      <w:pPr>
        <w:spacing w:after="0" w:line="240" w:lineRule="auto"/>
      </w:pPr>
      <w:r>
        <w:separator/>
      </w:r>
    </w:p>
  </w:endnote>
  <w:endnote w:type="continuationSeparator" w:id="0">
    <w:p w14:paraId="0D27AF49" w14:textId="77777777" w:rsidR="00376494" w:rsidRDefault="00376494" w:rsidP="00810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438CE1" w14:textId="3E548727" w:rsidR="00C15738" w:rsidRDefault="00C15738">
    <w:pPr>
      <w:pStyle w:val="Fuzeile"/>
    </w:pPr>
    <w:r>
      <w:t>AKAD Zürich</w:t>
    </w:r>
    <w:r>
      <w:tab/>
    </w:r>
    <w:r>
      <w:tab/>
    </w:r>
    <w:r w:rsidRPr="00C15738">
      <w:t xml:space="preserve"> </w:t>
    </w:r>
    <w:sdt>
      <w:sdtPr>
        <w:alias w:val="Veröffentlichungsdatum"/>
        <w:tag w:val=""/>
        <w:id w:val="-1673942706"/>
        <w:placeholder>
          <w:docPart w:val="7C0772A327CA4F7595D15524EBF19C28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24-08-09T00:00:00Z">
          <w:dateFormat w:val="dd.MM.yyyy"/>
          <w:lid w:val="de-CH"/>
          <w:storeMappedDataAs w:val="dateTime"/>
          <w:calendar w:val="gregorian"/>
        </w:date>
      </w:sdtPr>
      <w:sdtContent>
        <w:r>
          <w:t>09.08.2024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6DBC49" w14:textId="77777777" w:rsidR="00376494" w:rsidRDefault="00376494" w:rsidP="00810725">
      <w:pPr>
        <w:spacing w:after="0" w:line="240" w:lineRule="auto"/>
      </w:pPr>
      <w:r>
        <w:separator/>
      </w:r>
    </w:p>
  </w:footnote>
  <w:footnote w:type="continuationSeparator" w:id="0">
    <w:p w14:paraId="3464B0F2" w14:textId="77777777" w:rsidR="00376494" w:rsidRDefault="00376494" w:rsidP="008107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E6A1C"/>
    <w:multiLevelType w:val="hybridMultilevel"/>
    <w:tmpl w:val="AD38CB76"/>
    <w:lvl w:ilvl="0" w:tplc="82EC188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07229"/>
    <w:multiLevelType w:val="hybridMultilevel"/>
    <w:tmpl w:val="0A6C31F2"/>
    <w:lvl w:ilvl="0" w:tplc="CC86EA0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8062CE"/>
    <w:multiLevelType w:val="hybridMultilevel"/>
    <w:tmpl w:val="7870D240"/>
    <w:lvl w:ilvl="0" w:tplc="8756943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326DF4"/>
    <w:multiLevelType w:val="hybridMultilevel"/>
    <w:tmpl w:val="BE9257F6"/>
    <w:lvl w:ilvl="0" w:tplc="67C2DC1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5214AE"/>
    <w:multiLevelType w:val="hybridMultilevel"/>
    <w:tmpl w:val="D19A8C2A"/>
    <w:lvl w:ilvl="0" w:tplc="7D2C76E6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BB61B8C"/>
    <w:multiLevelType w:val="hybridMultilevel"/>
    <w:tmpl w:val="E3FE11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377D3F"/>
    <w:multiLevelType w:val="hybridMultilevel"/>
    <w:tmpl w:val="714277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AA3585"/>
    <w:multiLevelType w:val="hybridMultilevel"/>
    <w:tmpl w:val="0E7C0C1E"/>
    <w:lvl w:ilvl="0" w:tplc="DA3820C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091348"/>
    <w:multiLevelType w:val="hybridMultilevel"/>
    <w:tmpl w:val="8670DAE8"/>
    <w:lvl w:ilvl="0" w:tplc="FFAE477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5594207">
    <w:abstractNumId w:val="5"/>
  </w:num>
  <w:num w:numId="2" w16cid:durableId="636110370">
    <w:abstractNumId w:val="6"/>
  </w:num>
  <w:num w:numId="3" w16cid:durableId="983240639">
    <w:abstractNumId w:val="8"/>
  </w:num>
  <w:num w:numId="4" w16cid:durableId="1114641260">
    <w:abstractNumId w:val="4"/>
  </w:num>
  <w:num w:numId="5" w16cid:durableId="1162160136">
    <w:abstractNumId w:val="1"/>
  </w:num>
  <w:num w:numId="6" w16cid:durableId="901911956">
    <w:abstractNumId w:val="3"/>
  </w:num>
  <w:num w:numId="7" w16cid:durableId="829250063">
    <w:abstractNumId w:val="2"/>
  </w:num>
  <w:num w:numId="8" w16cid:durableId="1543438512">
    <w:abstractNumId w:val="0"/>
  </w:num>
  <w:num w:numId="9" w16cid:durableId="131505978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ennis Lee">
    <w15:presenceInfo w15:providerId="AD" w15:userId="S-1-5-21-207728488-2550486102-3772823177-56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trackRevision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66C"/>
    <w:rsid w:val="00086C47"/>
    <w:rsid w:val="000A4C2F"/>
    <w:rsid w:val="000A72B1"/>
    <w:rsid w:val="000F1B1C"/>
    <w:rsid w:val="000F34F7"/>
    <w:rsid w:val="00133A68"/>
    <w:rsid w:val="001553A6"/>
    <w:rsid w:val="002264D1"/>
    <w:rsid w:val="00284F9F"/>
    <w:rsid w:val="00287027"/>
    <w:rsid w:val="0029366C"/>
    <w:rsid w:val="0029589A"/>
    <w:rsid w:val="002B50F5"/>
    <w:rsid w:val="002B6D9A"/>
    <w:rsid w:val="00375D20"/>
    <w:rsid w:val="00376494"/>
    <w:rsid w:val="00386B2D"/>
    <w:rsid w:val="003E1A63"/>
    <w:rsid w:val="003E4A49"/>
    <w:rsid w:val="003E647C"/>
    <w:rsid w:val="00407E60"/>
    <w:rsid w:val="004B2684"/>
    <w:rsid w:val="006202EC"/>
    <w:rsid w:val="006648D6"/>
    <w:rsid w:val="00681D80"/>
    <w:rsid w:val="006B7D74"/>
    <w:rsid w:val="007004C4"/>
    <w:rsid w:val="00731235"/>
    <w:rsid w:val="007640AF"/>
    <w:rsid w:val="008063C1"/>
    <w:rsid w:val="00810725"/>
    <w:rsid w:val="00843894"/>
    <w:rsid w:val="009039C5"/>
    <w:rsid w:val="00907ADC"/>
    <w:rsid w:val="00946894"/>
    <w:rsid w:val="0097361C"/>
    <w:rsid w:val="00981D2D"/>
    <w:rsid w:val="009E01A6"/>
    <w:rsid w:val="00A50754"/>
    <w:rsid w:val="00A524A3"/>
    <w:rsid w:val="00A57D4C"/>
    <w:rsid w:val="00A61836"/>
    <w:rsid w:val="00A8673E"/>
    <w:rsid w:val="00A9263E"/>
    <w:rsid w:val="00AB5A64"/>
    <w:rsid w:val="00B85EFC"/>
    <w:rsid w:val="00BA787A"/>
    <w:rsid w:val="00C15738"/>
    <w:rsid w:val="00C56B0B"/>
    <w:rsid w:val="00C617BD"/>
    <w:rsid w:val="00C678FD"/>
    <w:rsid w:val="00CA6C22"/>
    <w:rsid w:val="00CE56F8"/>
    <w:rsid w:val="00D56D8B"/>
    <w:rsid w:val="00D62430"/>
    <w:rsid w:val="00E1028E"/>
    <w:rsid w:val="00F250C0"/>
    <w:rsid w:val="00F6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65BC65D"/>
  <w15:chartTrackingRefBased/>
  <w15:docId w15:val="{76967661-1F9F-4E4C-AEEB-B956ED1E0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936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936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936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936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936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936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936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936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936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936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936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936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9366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9366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9366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9366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9366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9366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2936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93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936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936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2936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29366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29366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29366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936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9366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29366C"/>
    <w:rPr>
      <w:b/>
      <w:bCs/>
      <w:smallCaps/>
      <w:color w:val="0F4761" w:themeColor="accent1" w:themeShade="BF"/>
      <w:spacing w:val="5"/>
    </w:rPr>
  </w:style>
  <w:style w:type="paragraph" w:styleId="KeinLeerraum">
    <w:name w:val="No Spacing"/>
    <w:link w:val="KeinLeerraumZchn"/>
    <w:uiPriority w:val="1"/>
    <w:qFormat/>
    <w:rsid w:val="0029366C"/>
    <w:pPr>
      <w:spacing w:after="0" w:line="240" w:lineRule="auto"/>
    </w:pPr>
    <w:rPr>
      <w:rFonts w:asciiTheme="minorHAnsi" w:eastAsiaTheme="minorEastAsia" w:hAnsiTheme="minorHAnsi" w:cstheme="minorBidi"/>
      <w:kern w:val="0"/>
      <w:lang w:eastAsia="de-CH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29366C"/>
    <w:rPr>
      <w:rFonts w:asciiTheme="minorHAnsi" w:eastAsiaTheme="minorEastAsia" w:hAnsiTheme="minorHAnsi" w:cstheme="minorBidi"/>
      <w:kern w:val="0"/>
      <w:lang w:eastAsia="de-CH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8107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10725"/>
  </w:style>
  <w:style w:type="paragraph" w:styleId="Fuzeile">
    <w:name w:val="footer"/>
    <w:basedOn w:val="Standard"/>
    <w:link w:val="FuzeileZchn"/>
    <w:uiPriority w:val="99"/>
    <w:unhideWhenUsed/>
    <w:rsid w:val="008107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10725"/>
  </w:style>
  <w:style w:type="character" w:styleId="Platzhaltertext">
    <w:name w:val="Placeholder Text"/>
    <w:basedOn w:val="Absatz-Standardschriftart"/>
    <w:uiPriority w:val="99"/>
    <w:semiHidden/>
    <w:rsid w:val="00C15738"/>
    <w:rPr>
      <w:color w:val="666666"/>
    </w:rPr>
  </w:style>
  <w:style w:type="paragraph" w:styleId="berarbeitung">
    <w:name w:val="Revision"/>
    <w:hidden/>
    <w:uiPriority w:val="99"/>
    <w:semiHidden/>
    <w:rsid w:val="003E4A49"/>
    <w:pPr>
      <w:spacing w:after="0" w:line="240" w:lineRule="auto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BA787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BA787A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BA787A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A787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BA787A"/>
    <w:rPr>
      <w:b/>
      <w:bCs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C617BD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617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16/09/relationships/commentsIds" Target="commentsIds.xml"/><Relationship Id="rId22" Type="http://schemas.microsoft.com/office/2011/relationships/people" Target="peop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C0772A327CA4F7595D15524EBF19C2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CBBF51C-6C06-4CFF-A507-24ECEAB4B5D5}"/>
      </w:docPartPr>
      <w:docPartBody>
        <w:p w:rsidR="006017FB" w:rsidRDefault="00117E82" w:rsidP="00117E82">
          <w:pPr>
            <w:pStyle w:val="7C0772A327CA4F7595D15524EBF19C28"/>
          </w:pPr>
          <w:r w:rsidRPr="00431CE4">
            <w:rPr>
              <w:rStyle w:val="Platzhaltertext"/>
            </w:rPr>
            <w:t>[Veröffentlichungsdatum]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E82"/>
    <w:rsid w:val="00117E82"/>
    <w:rsid w:val="00133A68"/>
    <w:rsid w:val="003E1A63"/>
    <w:rsid w:val="004F5CF7"/>
    <w:rsid w:val="006017FB"/>
    <w:rsid w:val="00B91D6C"/>
    <w:rsid w:val="00BA4573"/>
    <w:rsid w:val="00CB4063"/>
    <w:rsid w:val="00DF4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CH" w:eastAsia="de-C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117E82"/>
    <w:rPr>
      <w:color w:val="666666"/>
    </w:rPr>
  </w:style>
  <w:style w:type="paragraph" w:customStyle="1" w:styleId="7C0772A327CA4F7595D15524EBF19C28">
    <w:name w:val="7C0772A327CA4F7595D15524EBF19C28"/>
    <w:rsid w:val="00117E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2024-08-09T00:00:00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640</Words>
  <Characters>4039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Lee</dc:creator>
  <cp:keywords/>
  <dc:description/>
  <cp:lastModifiedBy>Dennis Lee</cp:lastModifiedBy>
  <cp:revision>19</cp:revision>
  <cp:lastPrinted>2024-08-09T09:36:00Z</cp:lastPrinted>
  <dcterms:created xsi:type="dcterms:W3CDTF">2024-08-08T13:20:00Z</dcterms:created>
  <dcterms:modified xsi:type="dcterms:W3CDTF">2024-08-09T12:23:00Z</dcterms:modified>
</cp:coreProperties>
</file>